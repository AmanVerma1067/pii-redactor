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 HERRING PROSPECTUS</w:t>
      </w:r>
    </w:p>
    <w:p>
      <w:r>
        <w:t>Dated September 10, 2025 | 100% Book Built Offer</w:t>
      </w:r>
    </w:p>
    <w:p>
      <w:r>
        <w:rPr>
          <w:b/>
          <w:sz w:val="40"/>
        </w:rPr>
        <w:t xml:space="preserve">KLB INTERNATIONAL LIMITED</w:t>
      </w:r>
    </w:p>
    <w:p>
      <w:r>
        <w:t xml:space="preserve">Corporate Identity Number: U39067TG2009PLC157390</w:t>
      </w:r>
    </w:p>
    <w:p>
      <w:r>
        <w:t xml:space="preserve">Registered Office: Plot No. 54, Maple Court, Station Road, Riverbend Phase II, Ashford 919 610, India</w:t>
      </w:r>
    </w:p>
    <w:p>
      <w:r>
        <w:t xml:space="preserve">Corporate Office: Unit No. 194, Lakeview Plaza, Canal Road, Meadow Park, Elmwood 922 198, India</w:t>
      </w:r>
    </w:p>
    <w:p>
      <w:r>
        <w:t xml:space="preserve">Contact Person: Ms. Sofia Hudson, Company Secretary and Compliance Officer</w:t>
      </w:r>
    </w:p>
    <w:p>
      <w:r>
        <w:t xml:space="preserve">Telephone: +91 29 35314287 | E-mail: </w:t>
      </w:r>
      <w:hyperlink r:id="rId11">
        <w:r>
          <w:rPr>
            <w:u w:val="single"/>
          </w:rPr>
          <w:t xml:space="preserve">cs.connect@klbinternational.example.com</w:t>
        </w:r>
        <w:r>
          <w:rPr>
            <w:u w:val="single"/>
            <w:b/>
          </w:rPr>
          <w:t xml:space="preserve"/>
        </w:r>
        <w:r>
          <w:rPr>
            <w:u w:val="single"/>
          </w:rPr>
          <w:t xml:space="preserve"/>
        </w:r>
      </w:hyperlink>
      <w:r>
        <w:t xml:space="preserve"> | Website: www.klbinternational.example.com</w:t>
      </w:r>
    </w:p>
    <w:p>
      <w:r>
        <w:t xml:space="preserve">OUR PROMOTERS: ALBERT THOMAS ALLEN, NORA ALBERT ALLEN, ARTHUR ALBERT ALLEN AND ERIC ALBERT ALLEN</w:t>
      </w:r>
    </w:p>
    <w:p>
      <w:pPr>
        <w:pStyle w:val="Heading1"/>
      </w:pPr>
      <w:r>
        <w:t>OUR PROMOTERS AND PROMOTER GROUP</w:t>
      </w:r>
    </w:p>
    <w:p>
      <w:r>
        <w:t xml:space="preserve">Mr. </w:t>
      </w:r>
      <w:r>
        <w:rPr>
          <w:b/>
        </w:rPr>
        <w:t xml:space="preserve">Albert </w:t>
      </w:r>
      <w:r>
        <w:rPr>
          <w:i/>
        </w:rPr>
        <w:t xml:space="preserve">Thomas </w:t>
      </w:r>
      <w:r>
        <w:t xml:space="preserve">Allen</w:t>
      </w:r>
      <w:r>
        <w:t xml:space="preserve"> is the Chairman and Managing Director of our Company and holds DIN 00382018.</w:t>
      </w:r>
    </w:p>
    <w:p>
      <w:r>
        <w:t xml:space="preserve">Violet Natasha Jackson, one of our Promoters, is the daughter of Mr. Albert Thomas Allen.</w:t>
      </w:r>
    </w:p>
    <w:p>
      <w:r>
        <w:t xml:space="preserve">Mr. Allen has over four decades of experience in the electrical wires industry.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Designation</w:t>
            </w:r>
          </w:p>
        </w:tc>
        <w:tc>
          <w:tcPr>
            <w:tcW w:type="dxa" w:w="1728"/>
          </w:tcPr>
          <w:p>
            <w:r>
              <w:t>DIN</w:t>
            </w:r>
          </w:p>
        </w:tc>
        <w:tc>
          <w:tcPr>
            <w:tcW w:type="dxa" w:w="1728"/>
          </w:tcPr>
          <w:p>
            <w:r>
              <w:t>PAN</w:t>
            </w:r>
          </w:p>
        </w:tc>
        <w:tc>
          <w:tcPr>
            <w:tcW w:type="dxa" w:w="1728"/>
          </w:tcPr>
          <w:p>
            <w:r>
              <w:t>Date of Birth</w:t>
            </w:r>
          </w:p>
        </w:tc>
      </w:tr>
      <w:tr>
        <w:tc>
          <w:tcPr>
            <w:tcW w:type="dxa" w:w="1728"/>
          </w:tcPr>
          <w:p>
            <w:r>
              <w:t xml:space="preserve">Albert Thomas Allen</w:t>
            </w:r>
          </w:p>
        </w:tc>
        <w:tc>
          <w:tcPr>
            <w:tcW w:type="dxa" w:w="1728"/>
          </w:tcPr>
          <w:p>
            <w:r>
              <w:t>Chairman and Managing Director</w:t>
            </w:r>
          </w:p>
        </w:tc>
        <w:tc>
          <w:tcPr>
            <w:tcW w:type="dxa" w:w="1728"/>
          </w:tcPr>
          <w:p>
            <w:r>
              <w:t xml:space="preserve">00382018</w:t>
            </w:r>
          </w:p>
        </w:tc>
        <w:tc>
          <w:tcPr>
            <w:tcW w:type="dxa" w:w="1728"/>
          </w:tcPr>
          <w:p>
            <w:r>
              <w:t xml:space="preserve">GQCPK5837P</w:t>
            </w:r>
          </w:p>
        </w:tc>
        <w:tc>
          <w:tcPr>
            <w:tcW w:type="dxa" w:w="1728"/>
          </w:tcPr>
          <w:p>
            <w:r>
              <w:t xml:space="preserve">21/02/1949</w:t>
            </w:r>
          </w:p>
        </w:tc>
      </w:tr>
      <w:tr>
        <w:tc>
          <w:tcPr>
            <w:tcW w:type="dxa" w:w="1728"/>
          </w:tcPr>
          <w:p>
            <w:r>
              <w:t xml:space="preserve">Nora Albert Allen</w:t>
            </w:r>
          </w:p>
        </w:tc>
        <w:tc>
          <w:tcPr>
            <w:tcW w:type="dxa" w:w="1728"/>
          </w:tcPr>
          <w:p>
            <w:r>
              <w:t>Whole-time Director</w:t>
            </w:r>
          </w:p>
        </w:tc>
        <w:tc>
          <w:tcPr>
            <w:tcW w:type="dxa" w:w="1728"/>
          </w:tcPr>
          <w:p>
            <w:r>
              <w:t xml:space="preserve">00201379</w:t>
            </w:r>
          </w:p>
        </w:tc>
        <w:tc>
          <w:tcPr>
            <w:tcW w:type="dxa" w:w="1728"/>
          </w:tcPr>
          <w:p>
            <w:r>
              <w:t xml:space="preserve">IRYPB0477P</w:t>
            </w:r>
          </w:p>
        </w:tc>
        <w:tc>
          <w:tcPr>
            <w:tcW w:type="dxa" w:w="1728"/>
          </w:tcPr>
          <w:p>
            <w:r>
              <w:t xml:space="preserve">05/01/1955</w:t>
            </w:r>
          </w:p>
        </w:tc>
      </w:tr>
      <w:tr>
        <w:tc>
          <w:tcPr>
            <w:tcW w:type="dxa" w:w="1728"/>
          </w:tcPr>
          <w:p>
            <w:r>
              <w:t xml:space="preserve">Arthur Albert Allen</w:t>
            </w:r>
          </w:p>
        </w:tc>
        <w:tc>
          <w:tcPr>
            <w:tcW w:type="dxa" w:w="1728"/>
          </w:tcPr>
          <w:p>
            <w:r>
              <w:t>Whole-time Director</w:t>
            </w:r>
          </w:p>
        </w:tc>
        <w:tc>
          <w:tcPr>
            <w:tcW w:type="dxa" w:w="1728"/>
          </w:tcPr>
          <w:p>
            <w:r>
              <w:t xml:space="preserve">00797890</w:t>
            </w:r>
          </w:p>
        </w:tc>
        <w:tc>
          <w:tcPr>
            <w:tcW w:type="dxa" w:w="1728"/>
          </w:tcPr>
          <w:p>
            <w:r>
              <w:t xml:space="preserve">DVVPR6081S</w:t>
            </w:r>
          </w:p>
        </w:tc>
        <w:tc>
          <w:tcPr>
            <w:tcW w:type="dxa" w:w="1728"/>
          </w:tcPr>
          <w:p>
            <w:r>
              <w:t xml:space="preserve">07/04/1981</w:t>
            </w:r>
          </w:p>
        </w:tc>
      </w:tr>
      <w:tr>
        <w:tc>
          <w:tcPr>
            <w:tcW w:type="dxa" w:w="1728"/>
          </w:tcPr>
          <w:p>
            <w:r>
              <w:t xml:space="preserve">Eric Albert Allen</w:t>
            </w:r>
          </w:p>
        </w:tc>
        <w:tc>
          <w:tcPr>
            <w:tcW w:type="dxa" w:w="1728"/>
          </w:tcPr>
          <w:p>
            <w:r>
              <w:t>Whole-time Director</w:t>
            </w:r>
          </w:p>
        </w:tc>
        <w:tc>
          <w:tcPr>
            <w:tcW w:type="dxa" w:w="1728"/>
          </w:tcPr>
          <w:p>
            <w:r>
              <w:t xml:space="preserve">09967315</w:t>
            </w:r>
          </w:p>
        </w:tc>
        <w:tc>
          <w:tcPr>
            <w:tcW w:type="dxa" w:w="1728"/>
          </w:tcPr>
          <w:p>
            <w:r>
              <w:t xml:space="preserve">VGNPV2200N</w:t>
            </w:r>
          </w:p>
        </w:tc>
        <w:tc>
          <w:tcPr>
            <w:tcW w:type="dxa" w:w="1728"/>
          </w:tcPr>
          <w:p>
            <w:r>
              <w:t xml:space="preserve">26/09/1982</w:t>
            </w:r>
          </w:p>
        </w:tc>
      </w:tr>
      <w:tr>
        <w:tc>
          <w:tcPr>
            <w:tcW w:type="dxa" w:w="1728"/>
          </w:tcPr>
          <w:p>
            <w:r>
              <w:t xml:space="preserve">Violet Natasha Jackson</w:t>
            </w:r>
          </w:p>
        </w:tc>
        <w:tc>
          <w:tcPr>
            <w:tcW w:type="dxa" w:w="1728"/>
          </w:tcPr>
          <w:p>
            <w:r>
              <w:t>Non-Executive Director</w:t>
            </w:r>
          </w:p>
        </w:tc>
        <w:tc>
          <w:tcPr>
            <w:tcW w:type="dxa" w:w="1728"/>
          </w:tcPr>
          <w:p>
            <w:r>
              <w:t xml:space="preserve">02541409</w:t>
            </w:r>
          </w:p>
        </w:tc>
        <w:tc>
          <w:tcPr>
            <w:tcW w:type="dxa" w:w="1728"/>
          </w:tcPr>
          <w:p>
            <w:r>
              <w:t xml:space="preserve">LGQPM7203N</w:t>
            </w:r>
          </w:p>
        </w:tc>
        <w:tc>
          <w:tcPr>
            <w:tcW w:type="dxa" w:w="1728"/>
          </w:tcPr>
          <w:p>
            <w:r>
              <w:t xml:space="preserve">30/10/1980</w:t>
            </w:r>
          </w:p>
        </w:tc>
      </w:tr>
    </w:tbl>
    <w:p>
      <w:r>
        <w:t xml:space="preserve">Promoter group members were confirmed by the Board. </w:t>
      </w:r>
      <w:del w:id="901" w:author="Redacted" w:date="2025-09-01T10:00:00Z">
        <w:r>
          <w:delText>Previously listed: Nora Albert Allen</w:delText>
        </w:r>
      </w:del>
    </w:p>
    <w:p>
      <w:commentRangeStart w:id="0"/>
      <w:r>
        <w:t>Review of promoter shareholding.</w:t>
      </w:r>
      <w:commentRangeEnd w:id="0"/>
      <w:r>
        <w:rPr>
          <w:rStyle w:val="CommentReference"/>
        </w:rPr>
        <w:commentReference w:id="0"/>
      </w:r>
    </w:p>
    <w:p>
      <w:pPr>
        <w:pStyle w:val="Heading1"/>
      </w:pPr>
      <w:r>
        <w:t>BOOK RUNNING LEAD MANAGERS AND REGISTRAR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Book Running Lead Manager / Registrar</w:t>
            </w:r>
          </w:p>
        </w:tc>
        <w:tc>
          <w:tcPr>
            <w:tcW w:type="dxa" w:w="2160"/>
          </w:tcPr>
          <w:p>
            <w:r>
              <w:t>Address</w:t>
            </w:r>
          </w:p>
        </w:tc>
        <w:tc>
          <w:tcPr>
            <w:tcW w:type="dxa" w:w="2160"/>
          </w:tcPr>
          <w:p>
            <w:r>
              <w:t>Contact</w:t>
            </w:r>
          </w:p>
        </w:tc>
        <w:tc>
          <w:tcPr>
            <w:tcW w:type="dxa" w:w="2160"/>
          </w:tcPr>
          <w:p>
            <w:r>
              <w:t>SEBI Registration No.</w:t>
            </w:r>
          </w:p>
        </w:tc>
      </w:tr>
      <w:tr>
        <w:tc>
          <w:tcPr>
            <w:tcW w:type="dxa" w:w="2160"/>
          </w:tcPr>
          <w:p>
            <w:r>
              <w:t xml:space="preserve">Monarch Wealth Management Limited</w:t>
            </w:r>
          </w:p>
        </w:tc>
        <w:tc>
          <w:tcPr>
            <w:tcW w:type="dxa" w:w="2160"/>
          </w:tcPr>
          <w:p>
            <w:r>
              <w:t xml:space="preserve">Survey No. 131, Bluebell Chambers, Riverside Drive, Riverbend Phase II, Millbrook 997 509, India</w:t>
            </w:r>
          </w:p>
        </w:tc>
        <w:tc>
          <w:tcPr>
            <w:tcW w:type="dxa" w:w="2160"/>
          </w:tcPr>
          <w:p>
            <w:r>
              <w:t xml:space="preserve">Tel: +91 21 4545 6748</w:t>
              <w:br/>
              <w:t xml:space="preserve">E-mail: klb.ipo@monarch.example.com</w:t>
              <w:br/>
              <w:t xml:space="preserve">Contact Person: Mr. Owen Stone</w:t>
            </w:r>
          </w:p>
        </w:tc>
        <w:tc>
          <w:tcPr>
            <w:tcW w:type="dxa" w:w="2160"/>
          </w:tcPr>
          <w:p>
            <w:r>
              <w:t xml:space="preserve">INM000022971</w:t>
            </w:r>
          </w:p>
        </w:tc>
      </w:tr>
      <w:tr>
        <w:tc>
          <w:tcPr>
            <w:tcW w:type="dxa" w:w="2160"/>
          </w:tcPr>
          <w:p>
            <w:r>
              <w:t xml:space="preserve">OAKRIDGE Securities Limited</w:t>
            </w:r>
          </w:p>
        </w:tc>
        <w:tc>
          <w:tcPr>
            <w:tcW w:type="dxa" w:w="2160"/>
          </w:tcPr>
          <w:p>
            <w:r>
              <w:t xml:space="preserve">Unit No. 95, Silver Oak Residency, Canal Road, Greenfield Industrial Estate, Kingsbridge 951 177, India</w:t>
            </w:r>
          </w:p>
        </w:tc>
        <w:tc>
          <w:tcPr>
            <w:tcW w:type="dxa" w:w="2160"/>
          </w:tcPr>
          <w:p>
            <w:r>
              <w:t xml:space="preserve">Tel: +91 21 6848 4079</w:t>
              <w:br/>
              <w:t xml:space="preserve">E-mail: klb.ipo@oakridgesecurities.example.com</w:t>
              <w:br/>
              <w:t xml:space="preserve">Contact Person: Mr. Kate Dixon</w:t>
            </w:r>
          </w:p>
        </w:tc>
        <w:tc>
          <w:tcPr>
            <w:tcW w:type="dxa" w:w="2160"/>
          </w:tcPr>
          <w:p>
            <w:r>
              <w:t xml:space="preserve">INM000059407</w:t>
            </w:r>
          </w:p>
        </w:tc>
      </w:tr>
      <w:tr>
        <w:tc>
          <w:tcPr>
            <w:tcW w:type="dxa" w:w="2160"/>
          </w:tcPr>
          <w:p>
            <w:r>
              <w:t xml:space="preserve">Emberly India Private Limited (formerly Juniper India Private Limited)</w:t>
            </w:r>
          </w:p>
        </w:tc>
        <w:tc>
          <w:tcPr>
            <w:tcW w:type="dxa" w:w="2160"/>
          </w:tcPr>
          <w:p>
            <w:r>
              <w:t xml:space="preserve">Gat No. 213/5, Orchid Business Park, Canal Road, Fairfield Layout, Kingsbridge 913 152, India</w:t>
            </w:r>
          </w:p>
        </w:tc>
        <w:tc>
          <w:tcPr>
            <w:tcW w:type="dxa" w:w="2160"/>
          </w:tcPr>
          <w:p>
            <w:r>
              <w:t xml:space="preserve">Tel: +91 91788 34841</w:t>
              <w:br/>
              <w:t xml:space="preserve">E-mail: klbinternational.ipo@emberly.example.com</w:t>
              <w:br/>
              <w:t xml:space="preserve">Contact Person: Ms. Megan Harris</w:t>
            </w:r>
          </w:p>
        </w:tc>
        <w:tc>
          <w:tcPr>
            <w:tcW w:type="dxa" w:w="2160"/>
          </w:tcPr>
          <w:p>
            <w:r>
              <w:t xml:space="preserve">INR000003847</w:t>
            </w:r>
          </w:p>
        </w:tc>
      </w:tr>
    </w:tbl>
    <w:p>
      <w:pPr>
        <w:pStyle w:val="Heading1"/>
      </w:pPr>
      <w:r>
        <w:t>OTHER DISCLOSURES</w:t>
      </w:r>
    </w:p>
    <w:p>
      <w:r>
        <w:t xml:space="preserve">Escrow Collection Bank: Helix Bank Limited, Account No. 846500929453486, IFSC: IAAI0179162.</w:t>
      </w:r>
    </w:p>
    <w:p>
      <w:r>
        <w:t xml:space="preserve">GSTIN of our Company: 22MNACY7621C1Z1.</w:t>
      </w:r>
    </w:p>
    <w:p>
      <w:r>
        <w:t xml:space="preserve">The SEBI filing fee was paid using corporate card 4530 0898 7026 0456.</w:t>
      </w:r>
    </w:p>
    <w:p>
      <w:r>
        <w:t xml:space="preserve">Virtual data room logs show logins from IP address 198.51.100.90 and 203.0.113.63.</w:t>
      </w:r>
    </w:p>
    <w:p>
      <w:r>
        <w:t xml:space="preserve">One overseas selling shareholder furnished US SSN 909-18-8972 in Form W-9.</w:t>
      </w:r>
    </w:p>
    <w:p>
      <w:r>
        <w:t xml:space="preserve">Mr. Eric Albert Allen (born on 27 February 1983) holds Indian passport number B6031114.</w:t>
      </w:r>
    </w:p>
    <w:p>
      <w:r>
        <w:t xml:space="preserve">For investor grievances, write to Uma Carter at uma.carter@example.com or call +91 97852 19606.</w:t>
      </w:r>
    </w:p>
    <w:p>
      <w:r>
        <w:t xml:space="preserve">Statutory Auditor: IRONCLAD &amp; Associates, Chartered Accountants.</w:t>
      </w:r>
    </w:p>
    <w:p>
      <w:r>
        <w:t>Peer comparison excludes Kotak Mahindra Capital Company for want of data.</w:t>
      </w:r>
    </w:p>
    <w:p>
      <w:r>
        <w:t xml:space="preserve">The draft was reviewed by violet jackson on behalf of the Board.</w:t>
      </w:r>
    </w:p>
    <w:p>
      <w:r>
        <w:t xml:space="preserve">Site visits were coordinated by Thomas Gowda of the plant team.</w:t>
      </w:r>
    </w:p>
    <w:p>
      <w:pPr>
        <w:pStyle w:val="Heading1"/>
      </w:pPr>
      <w:r>
        <w:t>RISK FACTORS</w:t>
      </w:r>
    </w:p>
    <w:p>
      <w:r>
        <w:t>The Equity Shares are proposed to be listed on BSE Limited and National Stock Exchange of India Limited. This Red Herring Prospectus is filed under the SEBI ICDR Regulations and the Companies Act, 2013 with the Registrar of Companies, Maharashtra at Pune. ISIN: INE0ABC01018. The Offer comprises up to 1,84,89,583 Equity Shares of face value of ₹5 each aggregating up to ₹7,100.00 million. The Price Band is ₹365 to ₹384 per Equity Share. Bid/Offer Opening Date: September 16, 2025. Our Company was incorporated on February 13, 1979. See Section 2(76) of the Companies Act, 2013 and the master directions of the Reserve Bank of India. Revenue from operations grew by 18.45% to ₹ 4,012.37 million in Fiscal 2025 (page 245).</w:t>
      </w:r>
    </w:p>
    <w:p>
      <w:pPr>
        <w:pStyle w:val="Heading1"/>
      </w:pPr>
      <w:r>
        <w:t>DEFINITIONS AND ABBREVIATIONS (false-positive stress test)</w:t>
      </w:r>
    </w:p>
    <w:p>
      <w:r>
        <w:t>Anchor Investor Bid/Offer Period means one Working Day prior to the Bid/Offer Opening Date.</w:t>
      </w:r>
    </w:p>
    <w:p>
      <w:r>
        <w:t>The Selling Shareholders, severally and not jointly, confirm that the Offered Shares are eligible for the Offer for Sale.</w:t>
      </w:r>
    </w:p>
    <w:p>
      <w:r>
        <w:t>ASBA Bidders must provide the details of their ASBA Account in the Bid cum Application Form.</w:t>
      </w:r>
    </w:p>
    <w:p>
      <w:r>
        <w:t>The Designated Stock Exchange for the purpose of the Offer is NSE.</w:t>
      </w:r>
    </w:p>
    <w:p>
      <w:r>
        <w:t>Qualified Institutional Buyers, Non-Institutional Investors and Retail Individual Investors may participate in the Offer.</w:t>
      </w:r>
    </w:p>
    <w:p>
      <w:r>
        <w:t>Our Board of Directors approved the Offer pursuant to a resolution dated July 15, 2025.</w:t>
      </w:r>
    </w:p>
    <w:p>
      <w:r>
        <w:t>The Registrar to the Offer shall ensure that refunds are credited within two Working Days.</w:t>
      </w:r>
    </w:p>
    <w:p>
      <w:r>
        <w:t>Restated Consolidated Financial Information for Fiscals 2025, 2024 and 2023 has been prepared under Ind AS.</w:t>
      </w:r>
    </w:p>
    <w:p>
      <w:r>
        <w:t>Key Managerial Personnel and Senior Management Personnel are disclosed in Our Management on page 231.</w:t>
      </w:r>
    </w:p>
    <w:p>
      <w:r>
        <w:t>Capital expenditure of ₹ 1,234.56 million is proposed for the Supa Facility and the Chakan Facility.</w:t>
      </w:r>
    </w:p>
    <w:p>
      <w:r>
        <w:t>Earnings per Equity Share (Basic and Diluted) for Fiscal 2025 was ₹ 12.34.</w:t>
      </w:r>
    </w:p>
    <w:p>
      <w:r>
        <w:t>Return on Net Worth was 18.52% and EBITDA Margin was 11.20% in Fiscal 2025.</w:t>
      </w:r>
    </w:p>
    <w:p>
      <w:r>
        <w:t>Helpline timings are 10:00 a.m. to 5:00 p.m. IST on all Working Days.</w:t>
      </w:r>
    </w:p>
    <w:p>
      <w:r>
        <w:t>The Offer is being made through the Book Building Process in terms of Rule 19(2)(b) of the SCRR read with Regulation 31 of the SEBI ICDR Regulations.</w:t>
      </w:r>
    </w:p>
    <w:p>
      <w:r>
        <w:t>The magnet winding wire market in India is expected to grow at a CAGR of 12-13% between Fiscal 2025 and Fiscal 2030 as per the Industry Report.</w:t>
      </w:r>
    </w:p>
    <w:p>
      <w:r>
        <w:t>Our manufacturing facilities are spread over approximately 2,43,000 square meters.</w:t>
      </w:r>
    </w:p>
    <w:p>
      <w:r>
        <w:t>The Company Secretary and Compliance Officer is responsible for redressal of investor grievances.</w:t>
      </w:r>
    </w:p>
    <w:p>
      <w:r>
        <w:t>The Draft Red Herring Prospectus dated March 31, 2025 was filed with SEBI.</w:t>
      </w:r>
    </w:p>
    <w:p>
      <w:r>
        <w:t>Minimum Promoters' Contribution shall be locked-in for a period of 18 months from the date of Allotment.</w:t>
      </w:r>
    </w:p>
    <w:p>
      <w:r>
        <w:t>Wilful Defaulter or Fraudulent Borrower has the meaning ascribed to it under the SEBI ICDR Regulations.</w:t>
      </w:r>
    </w:p>
    <w:p>
      <w:r>
        <w:t>UPI Bidders may bid using the UPI Mechanism for an application value of up to ₹ 5,00,000.</w:t>
      </w:r>
    </w:p>
    <w:p>
      <w:r>
        <w:t>Annual return in Form No. MGT-7 has been filed under Section 92 of the Companies Act, 2013.</w:t>
      </w:r>
    </w:p>
    <w:p>
      <w:r>
        <w:t>The ERP system was upgraded to version 2.1.4.0 during Fiscal 2024.</w:t>
      </w:r>
    </w:p>
    <w:p>
      <w:r>
        <w:t>Holding Company, Material Subsidiary and Group Company have the meanings given in the SEBI ICDR Regulations.</w:t>
      </w:r>
    </w:p>
    <w:p>
      <w:r>
        <w:t>The Hon'ble Supreme Court of India and the High Court of Bombay have not passed any adverse order.</w:t>
      </w:r>
    </w:p>
    <w:p>
      <w:r>
        <w:t>Our order book as of June 30, 2025 was ₹ 9,876.54 million across 1,245 customers in 27 countries.</w:t>
      </w:r>
    </w:p>
    <w:p>
      <w:pPr>
        <w:pStyle w:val="Heading1"/>
      </w:pPr>
      <w:r>
        <w:t>ANNEXURE: KYC DOCUMENTS OF A SELLING SHAREHOLDER'S NOMINEE</w:t>
      </w:r>
    </w:p>
    <w:p>
      <w:r>
        <w:drawing>
          <wp:inline xmlns:a="http://schemas.openxmlformats.org/drawingml/2006/main" xmlns:pic="http://schemas.openxmlformats.org/drawingml/2006/picture">
            <wp:extent cx="4114800" cy="2551176"/>
            <wp:docPr id="1" name="Picture 1"/>
            <wp:cNvGraphicFramePr>
              <a:graphicFrameLocks noChangeAspect="1"/>
            </wp:cNvGraphicFramePr>
            <a:graphic>
              <a:graphicData uri="http://schemas.openxmlformats.org/drawingml/2006/picture">
                <pic:pic>
                  <pic:nvPicPr>
                    <pic:cNvPr id="0" name="pan_mock.png"/>
                    <pic:cNvPicPr/>
                  </pic:nvPicPr>
                  <pic:blipFill>
                    <a:blip r:embed="rId13"/>
                    <a:stretch>
                      <a:fillRect/>
                    </a:stretch>
                  </pic:blipFill>
                  <pic:spPr>
                    <a:xfrm>
                      <a:off x="0" y="0"/>
                      <a:ext cx="4114800" cy="2551176"/>
                    </a:xfrm>
                    <a:prstGeom prst="rect"/>
                  </pic:spPr>
                </pic:pic>
              </a:graphicData>
            </a:graphic>
          </wp:inline>
        </w:drawing>
      </w:r>
    </w:p>
    <w:p>
      <w:r>
        <w:drawing>
          <wp:inline xmlns:a="http://schemas.openxmlformats.org/drawingml/2006/main" xmlns:pic="http://schemas.openxmlformats.org/drawingml/2006/picture">
            <wp:extent cx="4114800" cy="2618509"/>
            <wp:docPr id="2" name="Picture 2"/>
            <wp:cNvGraphicFramePr>
              <a:graphicFrameLocks noChangeAspect="1"/>
            </wp:cNvGraphicFramePr>
            <a:graphic>
              <a:graphicData uri="http://schemas.openxmlformats.org/drawingml/2006/picture">
                <pic:pic>
                  <pic:nvPicPr>
                    <pic:cNvPr id="0" name="aadhaar_mock.png"/>
                    <pic:cNvPicPr/>
                  </pic:nvPicPr>
                  <pic:blipFill>
                    <a:blip r:embed="rId14"/>
                    <a:stretch>
                      <a:fillRect/>
                    </a:stretch>
                  </pic:blipFill>
                  <pic:spPr>
                    <a:xfrm>
                      <a:off x="0" y="0"/>
                      <a:ext cx="4114800" cy="2618509"/>
                    </a:xfrm>
                    <a:prstGeom prst="rect"/>
                  </pic:spPr>
                </pic:pic>
              </a:graphicData>
            </a:graphic>
          </wp:inline>
        </w:drawing>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dacted" w:initials="Redacted" w:date="2026-09-25T14:48:53Z">
    <w:p>
      <w:pPr>
        <w:pStyle w:val="CommentText"/>
      </w:pPr>
      <w:r>
        <w:rPr>
          <w:rStyle w:val="CommentReference"/>
        </w:rPr>
        <w:annotationRef/>
      </w:r>
      <w:r>
        <w:t>Verify with the secretarial team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CIN: U39067TG2009PLC157390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KLB International Limited | Red Herring 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cs.connect@klbinternational.example.com" TargetMode="External"/><Relationship Id="rId12" Type="http://schemas.openxmlformats.org/officeDocument/2006/relationships/comments" Target="comments.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Redacted</dc:creator>
  <cp:keywords/>
  <dc:description>generated by python-docx</dc:description>
  <cp:lastModifiedBy>Redacted</cp:lastModifiedBy>
  <cp:revision>1</cp:revision>
  <dcterms:created xsi:type="dcterms:W3CDTF">2013-12-23T23:15:00Z</dcterms:created>
  <dcterms:modified xsi:type="dcterms:W3CDTF">2013-12-23T23:15:00Z</dcterms:modified>
  <cp:category/>
</cp:coreProperties>
</file>